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pPrChange w:id="10" w:author="Ada" w:date="2026-10-01T09:00:00Z">
          <w:pPr/>
        </w:pPrChange>
      </w:pPr>
      <w:r>
        <w:t xml:space="preserve">Centered by Ada. </w:t>
      </w:r>
      <w:ins w:id="11" w:author="Ada" w:date="2026-10-01T09:00:00Z">
        <w:r>
          <w:t xml:space="preserve">Added words. </w:t>
        </w:r>
      </w:ins>
      <w:del w:id="12" w:author="Grace" w:date="2026-10-01T09:00:00Z">
        <w:r>
          <w:delText xml:space="preserve">Removed words. </w:delText>
        </w:r>
      </w:del>
    </w:p>
    <w:p>
      <w:moveFromRangeStart w:id="13" w:name="move1" w:author="Grace" w:date="2026-10-01T09:00:00Z"/>
      <w:moveFrom w:id="14" w:author="Grace" w:date="2026-10-01T09:00:00Z">
        <w:r>
          <w:t xml:space="preserve">Travelling sentence. </w:t>
        </w:r>
      </w:moveFrom>
      <w:moveFromRangeEnd w:id="13"/>
      <w:r>
        <w:t xml:space="preserve">Staying sentence. </w:t>
      </w:r>
      <w:r>
        <w:rPr>
          <w:b/>
          <w:rPrChange w:id="15" w:author="Grace" w:date="2026-10-01T09:00:00Z">
            <w:rPr/>
          </w:rPrChange>
        </w:rPr>
        <w:t>Bolded by Grace.</w:t>
      </w:r>
    </w:p>
    <w:p>
      <w:r>
        <w:t xml:space="preserve">Ending. </w:t>
      </w:r>
      <w:moveToRangeStart w:id="16" w:name="move1" w:author="Grace" w:date="2026-10-01T09:00:00Z"/>
      <w:moveTo w:id="17" w:author="Grace" w:date="2026-10-01T09:00:00Z">
        <w:r>
          <w:t xml:space="preserve">Travelling sentence. </w:t>
        </w:r>
      </w:moveTo>
      <w:moveToRangeEnd w:id="16"/>
    </w:p>
    <w:p>
      <w:r>
        <w:t xml:space="preserve">English text, then </w:t>
      </w:r>
      <w:r>
        <w:rPr>
          <w:lang w:val="fr-FR"/>
        </w:rPr>
        <w:t xml:space="preserve">un texte français, </w:t>
      </w:r>
      <w:r>
        <w:rPr>
          <w:noProof/>
        </w:rPr>
        <w:t>xyzzyplugh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Revision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  <w:lang w:val="en-US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Fixture Author</dc:creator>
</cp:coreProperties>
</file>